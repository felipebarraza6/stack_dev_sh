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1D530" w14:textId="261EF055" w:rsidR="00E21839" w:rsidRPr="00614DB5" w:rsidRDefault="00245D09" w:rsidP="00614DB5">
      <w:pPr>
        <w:spacing w:line="240" w:lineRule="auto"/>
        <w:jc w:val="center"/>
        <w:rPr>
          <w:rFonts w:ascii="Arial" w:hAnsi="Arial" w:cs="Arial"/>
          <w:b/>
          <w:bCs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F92F0B3" wp14:editId="7817FEBE">
            <wp:simplePos x="0" y="0"/>
            <wp:positionH relativeFrom="column">
              <wp:posOffset>4889500</wp:posOffset>
            </wp:positionH>
            <wp:positionV relativeFrom="paragraph">
              <wp:posOffset>-92075</wp:posOffset>
            </wp:positionV>
            <wp:extent cx="1181428" cy="457200"/>
            <wp:effectExtent l="0" t="0" r="0" b="0"/>
            <wp:wrapNone/>
            <wp:docPr id="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43512C44-3168-6B49-B2EE-F7335A398D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43512C44-3168-6B49-B2EE-F7335A398D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42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839" w:rsidRPr="00614DB5">
        <w:rPr>
          <w:rFonts w:ascii="Arial" w:hAnsi="Arial" w:cs="Arial"/>
          <w:b/>
          <w:bCs/>
          <w:noProof/>
          <w:sz w:val="24"/>
          <w:szCs w:val="20"/>
        </w:rPr>
        <w:drawing>
          <wp:anchor distT="0" distB="0" distL="114300" distR="114300" simplePos="0" relativeHeight="251659264" behindDoc="0" locked="0" layoutInCell="1" allowOverlap="1" wp14:anchorId="1C63DCEA" wp14:editId="6C7B1462">
            <wp:simplePos x="0" y="0"/>
            <wp:positionH relativeFrom="column">
              <wp:posOffset>-180623</wp:posOffset>
            </wp:positionH>
            <wp:positionV relativeFrom="paragraph">
              <wp:posOffset>-270933</wp:posOffset>
            </wp:positionV>
            <wp:extent cx="837569" cy="1007650"/>
            <wp:effectExtent l="0" t="0" r="63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FICADO AZUL 2020-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7569" cy="100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C5E" w:rsidRPr="00614DB5">
        <w:rPr>
          <w:rFonts w:ascii="Arial" w:hAnsi="Arial" w:cs="Arial"/>
          <w:b/>
          <w:bCs/>
          <w:sz w:val="24"/>
          <w:szCs w:val="20"/>
        </w:rPr>
        <w:t>ANEXO AL FORMULARIO DE ADHESIÓN</w:t>
      </w:r>
      <w:r w:rsidR="00E21839" w:rsidRPr="00614DB5">
        <w:rPr>
          <w:rFonts w:ascii="Arial" w:hAnsi="Arial" w:cs="Arial"/>
          <w:b/>
          <w:bCs/>
          <w:sz w:val="24"/>
          <w:szCs w:val="20"/>
        </w:rPr>
        <w:t xml:space="preserve"> </w:t>
      </w:r>
    </w:p>
    <w:p w14:paraId="1D1DA15B" w14:textId="4531E4AF" w:rsidR="00E21839" w:rsidRPr="00614DB5" w:rsidRDefault="001F6D56" w:rsidP="00614DB5">
      <w:pPr>
        <w:spacing w:line="240" w:lineRule="auto"/>
        <w:jc w:val="center"/>
        <w:rPr>
          <w:rFonts w:ascii="Arial" w:hAnsi="Arial" w:cs="Arial"/>
          <w:bCs/>
          <w:sz w:val="21"/>
          <w:szCs w:val="20"/>
        </w:rPr>
      </w:pPr>
      <w:r w:rsidRPr="00614DB5">
        <w:rPr>
          <w:rFonts w:ascii="Arial" w:hAnsi="Arial" w:cs="Arial"/>
          <w:bCs/>
          <w:sz w:val="21"/>
          <w:szCs w:val="20"/>
        </w:rPr>
        <w:t>D</w:t>
      </w:r>
      <w:r w:rsidR="00523C5E" w:rsidRPr="00614DB5">
        <w:rPr>
          <w:rFonts w:ascii="Arial" w:hAnsi="Arial" w:cs="Arial"/>
          <w:bCs/>
          <w:sz w:val="21"/>
          <w:szCs w:val="20"/>
        </w:rPr>
        <w:t xml:space="preserve">OCUMENTOS LEGALES MINIMOS A ACOMPAÑAR </w:t>
      </w:r>
    </w:p>
    <w:p w14:paraId="4EEE9922" w14:textId="29F7A910" w:rsidR="0076681D" w:rsidRPr="00614DB5" w:rsidRDefault="00523C5E" w:rsidP="00614DB5">
      <w:pPr>
        <w:spacing w:line="240" w:lineRule="auto"/>
        <w:jc w:val="center"/>
        <w:rPr>
          <w:rFonts w:ascii="Arial" w:hAnsi="Arial" w:cs="Arial"/>
          <w:bCs/>
          <w:sz w:val="21"/>
          <w:szCs w:val="20"/>
        </w:rPr>
      </w:pPr>
      <w:r w:rsidRPr="00614DB5">
        <w:rPr>
          <w:rFonts w:ascii="Arial" w:hAnsi="Arial" w:cs="Arial"/>
          <w:bCs/>
          <w:sz w:val="21"/>
          <w:szCs w:val="20"/>
        </w:rPr>
        <w:t xml:space="preserve">CON LA POSTULACIÓN </w:t>
      </w:r>
    </w:p>
    <w:p w14:paraId="1F8DAF20" w14:textId="5BB75C44" w:rsidR="00562E0D" w:rsidRDefault="00562E0D" w:rsidP="00E21839">
      <w:pPr>
        <w:spacing w:line="240" w:lineRule="auto"/>
        <w:jc w:val="center"/>
        <w:rPr>
          <w:rFonts w:ascii="Arial" w:hAnsi="Arial" w:cs="Arial"/>
          <w:bCs/>
          <w:sz w:val="21"/>
          <w:szCs w:val="20"/>
        </w:rPr>
      </w:pPr>
      <w:r w:rsidRPr="00614DB5">
        <w:rPr>
          <w:rFonts w:ascii="Arial" w:hAnsi="Arial" w:cs="Arial"/>
          <w:bCs/>
          <w:sz w:val="21"/>
          <w:szCs w:val="20"/>
        </w:rPr>
        <w:t xml:space="preserve">ACUERDO DE PRODUCCIÓN LIMPIA </w:t>
      </w:r>
      <w:r w:rsidR="002358B6" w:rsidRPr="00614DB5">
        <w:rPr>
          <w:rFonts w:ascii="Arial" w:hAnsi="Arial" w:cs="Arial"/>
          <w:bCs/>
          <w:sz w:val="21"/>
          <w:szCs w:val="20"/>
        </w:rPr>
        <w:t>CERTIFICADO AZUL</w:t>
      </w:r>
    </w:p>
    <w:p w14:paraId="245B71E7" w14:textId="77777777" w:rsidR="00E21839" w:rsidRPr="00614DB5" w:rsidRDefault="00E21839" w:rsidP="00614DB5">
      <w:pPr>
        <w:spacing w:line="240" w:lineRule="auto"/>
        <w:jc w:val="center"/>
        <w:rPr>
          <w:rFonts w:ascii="Arial" w:hAnsi="Arial" w:cs="Arial"/>
          <w:bCs/>
          <w:sz w:val="21"/>
          <w:szCs w:val="20"/>
        </w:rPr>
      </w:pPr>
    </w:p>
    <w:p w14:paraId="18A33284" w14:textId="4E201EF8" w:rsidR="00523C5E" w:rsidRPr="00614DB5" w:rsidRDefault="00523C5E" w:rsidP="00614DB5">
      <w:pPr>
        <w:ind w:right="-376"/>
        <w:jc w:val="both"/>
        <w:rPr>
          <w:rFonts w:ascii="Open Sans" w:hAnsi="Open Sans" w:cs="Open Sans"/>
          <w:sz w:val="18"/>
          <w:szCs w:val="16"/>
        </w:rPr>
      </w:pPr>
      <w:r w:rsidRPr="00614DB5">
        <w:rPr>
          <w:rFonts w:ascii="Open Sans" w:hAnsi="Open Sans" w:cs="Open Sans"/>
          <w:sz w:val="18"/>
          <w:szCs w:val="16"/>
        </w:rPr>
        <w:t>En _____________, a _____ de ________, don _________________________, actuando en representación de la empresa _____</w:t>
      </w:r>
      <w:r w:rsidR="009526A4" w:rsidRPr="00614DB5">
        <w:rPr>
          <w:rFonts w:ascii="Open Sans" w:hAnsi="Open Sans" w:cs="Open Sans"/>
          <w:sz w:val="18"/>
          <w:szCs w:val="16"/>
        </w:rPr>
        <w:t>_____</w:t>
      </w:r>
      <w:r w:rsidRPr="00614DB5">
        <w:rPr>
          <w:rFonts w:ascii="Open Sans" w:hAnsi="Open Sans" w:cs="Open Sans"/>
          <w:sz w:val="18"/>
          <w:szCs w:val="16"/>
        </w:rPr>
        <w:t xml:space="preserve">______, </w:t>
      </w:r>
      <w:r w:rsidR="009526A4" w:rsidRPr="00614DB5">
        <w:rPr>
          <w:rFonts w:ascii="Open Sans" w:hAnsi="Open Sans" w:cs="Open Sans"/>
          <w:sz w:val="18"/>
          <w:szCs w:val="16"/>
        </w:rPr>
        <w:t xml:space="preserve">RUT_________________ </w:t>
      </w:r>
      <w:r w:rsidRPr="00614DB5">
        <w:rPr>
          <w:rFonts w:ascii="Open Sans" w:hAnsi="Open Sans" w:cs="Open Sans"/>
          <w:sz w:val="18"/>
          <w:szCs w:val="16"/>
        </w:rPr>
        <w:t>en adelante “la Empresa”, viene en  acompañar los siguientes documentos como anexo al Formulario de Adhesión del Acuerdo de Producción Limpia Certificado Azul:</w:t>
      </w:r>
    </w:p>
    <w:tbl>
      <w:tblPr>
        <w:tblStyle w:val="Tablaconcuadrcula"/>
        <w:tblW w:w="9209" w:type="dxa"/>
        <w:tblBorders>
          <w:top w:val="single" w:sz="4" w:space="0" w:color="00B0F0"/>
          <w:left w:val="single" w:sz="4" w:space="0" w:color="00B0F0"/>
          <w:bottom w:val="single" w:sz="4" w:space="0" w:color="00B0F0"/>
          <w:right w:val="single" w:sz="4" w:space="0" w:color="00B0F0"/>
          <w:insideH w:val="single" w:sz="4" w:space="0" w:color="00B0F0"/>
          <w:insideV w:val="single" w:sz="4" w:space="0" w:color="00B0F0"/>
        </w:tblBorders>
        <w:tblLook w:val="04A0" w:firstRow="1" w:lastRow="0" w:firstColumn="1" w:lastColumn="0" w:noHBand="0" w:noVBand="1"/>
      </w:tblPr>
      <w:tblGrid>
        <w:gridCol w:w="3823"/>
        <w:gridCol w:w="425"/>
        <w:gridCol w:w="567"/>
        <w:gridCol w:w="4394"/>
      </w:tblGrid>
      <w:tr w:rsidR="00523C5E" w:rsidRPr="00614DB5" w14:paraId="4189D03A" w14:textId="77777777" w:rsidTr="00614DB5">
        <w:tc>
          <w:tcPr>
            <w:tcW w:w="3823" w:type="dxa"/>
          </w:tcPr>
          <w:p w14:paraId="3FFF44AF" w14:textId="4C270577" w:rsidR="00523C5E" w:rsidRPr="00245D09" w:rsidRDefault="00523C5E" w:rsidP="00523C5E">
            <w:pPr>
              <w:jc w:val="both"/>
              <w:rPr>
                <w:rFonts w:ascii="Open Sans" w:hAnsi="Open Sans" w:cs="Open Sans"/>
                <w:b/>
                <w:bCs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b/>
                <w:bCs/>
                <w:sz w:val="16"/>
                <w:szCs w:val="16"/>
              </w:rPr>
              <w:t>Documento</w:t>
            </w:r>
          </w:p>
        </w:tc>
        <w:tc>
          <w:tcPr>
            <w:tcW w:w="425" w:type="dxa"/>
          </w:tcPr>
          <w:p w14:paraId="3EFABB6D" w14:textId="6D7DDD5F" w:rsidR="00523C5E" w:rsidRPr="00245D09" w:rsidRDefault="00523C5E" w:rsidP="00523C5E">
            <w:pPr>
              <w:jc w:val="both"/>
              <w:rPr>
                <w:rFonts w:ascii="Open Sans" w:hAnsi="Open Sans" w:cs="Open Sans"/>
                <w:b/>
                <w:bCs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b/>
                <w:bCs/>
                <w:sz w:val="16"/>
                <w:szCs w:val="16"/>
              </w:rPr>
              <w:t>SI</w:t>
            </w:r>
          </w:p>
        </w:tc>
        <w:tc>
          <w:tcPr>
            <w:tcW w:w="567" w:type="dxa"/>
          </w:tcPr>
          <w:p w14:paraId="33F513DF" w14:textId="45B9F19C" w:rsidR="00523C5E" w:rsidRPr="00245D09" w:rsidRDefault="00523C5E" w:rsidP="00523C5E">
            <w:pPr>
              <w:jc w:val="both"/>
              <w:rPr>
                <w:rFonts w:ascii="Open Sans" w:hAnsi="Open Sans" w:cs="Open Sans"/>
                <w:b/>
                <w:bCs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b/>
                <w:bCs/>
                <w:sz w:val="16"/>
                <w:szCs w:val="16"/>
              </w:rPr>
              <w:t>NO</w:t>
            </w:r>
          </w:p>
        </w:tc>
        <w:tc>
          <w:tcPr>
            <w:tcW w:w="4394" w:type="dxa"/>
          </w:tcPr>
          <w:p w14:paraId="76B3884D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b/>
                <w:bCs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b/>
                <w:bCs/>
                <w:sz w:val="16"/>
                <w:szCs w:val="16"/>
              </w:rPr>
              <w:t>DESCRIPCIÓN</w:t>
            </w:r>
          </w:p>
          <w:p w14:paraId="5C083298" w14:textId="3B666543" w:rsidR="00523C5E" w:rsidRPr="00245D09" w:rsidRDefault="00523C5E" w:rsidP="00523C5E">
            <w:pPr>
              <w:jc w:val="both"/>
              <w:rPr>
                <w:rFonts w:ascii="Open Sans" w:hAnsi="Open Sans" w:cs="Open Sans"/>
                <w:bCs/>
                <w:i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 xml:space="preserve">(O explicación legal </w:t>
            </w:r>
            <w:r w:rsidR="00C14337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 xml:space="preserve">de </w:t>
            </w:r>
            <w:r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>po</w:t>
            </w:r>
            <w:r w:rsidR="009526A4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>r</w:t>
            </w:r>
            <w:r w:rsidR="00C14337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 xml:space="preserve"> </w:t>
            </w:r>
            <w:r w:rsidR="009526A4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>qu</w:t>
            </w:r>
            <w:r w:rsidR="00C14337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>é</w:t>
            </w:r>
            <w:r w:rsidR="009526A4" w:rsidRPr="00245D09">
              <w:rPr>
                <w:rFonts w:ascii="Open Sans" w:hAnsi="Open Sans" w:cs="Open Sans"/>
                <w:bCs/>
                <w:i/>
                <w:sz w:val="16"/>
                <w:szCs w:val="16"/>
              </w:rPr>
              <w:t xml:space="preserve"> no se adjunta)</w:t>
            </w:r>
          </w:p>
        </w:tc>
      </w:tr>
      <w:tr w:rsidR="00523C5E" w:rsidRPr="00614DB5" w14:paraId="11CDFE70" w14:textId="77777777" w:rsidTr="00614DB5">
        <w:trPr>
          <w:trHeight w:val="962"/>
        </w:trPr>
        <w:tc>
          <w:tcPr>
            <w:tcW w:w="3823" w:type="dxa"/>
          </w:tcPr>
          <w:p w14:paraId="5F062732" w14:textId="29FDE819" w:rsidR="00523C5E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Inscripción de la empresa en el Registro respe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c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tivo con certificado de vigencia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 xml:space="preserve"> emitido dentro de los 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>6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0 días previos a la fecha de adhesión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.</w:t>
            </w:r>
          </w:p>
        </w:tc>
        <w:tc>
          <w:tcPr>
            <w:tcW w:w="425" w:type="dxa"/>
          </w:tcPr>
          <w:p w14:paraId="0A1A991C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397088E2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2D402B68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523C5E" w:rsidRPr="00614DB5" w14:paraId="64A5CE69" w14:textId="77777777" w:rsidTr="00614DB5">
        <w:trPr>
          <w:trHeight w:val="1118"/>
        </w:trPr>
        <w:tc>
          <w:tcPr>
            <w:tcW w:w="3823" w:type="dxa"/>
          </w:tcPr>
          <w:p w14:paraId="26A6D75F" w14:textId="0CBDE1AC" w:rsidR="00523C5E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Copia de la personería del representante legal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 xml:space="preserve">, con certificado de vigencia emitido dentro de los 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>6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0 días previos a la fecha de adhesión,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 que lo habilita para firmar los documentos del APL.</w:t>
            </w:r>
          </w:p>
        </w:tc>
        <w:tc>
          <w:tcPr>
            <w:tcW w:w="425" w:type="dxa"/>
          </w:tcPr>
          <w:p w14:paraId="69A11254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634910E8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051A7FCF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523C5E" w:rsidRPr="00614DB5" w14:paraId="061D1DBB" w14:textId="77777777" w:rsidTr="00614DB5">
        <w:trPr>
          <w:trHeight w:val="412"/>
        </w:trPr>
        <w:tc>
          <w:tcPr>
            <w:tcW w:w="3823" w:type="dxa"/>
          </w:tcPr>
          <w:p w14:paraId="47EC8469" w14:textId="5811B839" w:rsidR="00523C5E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Copia del RUT de la Empresa.</w:t>
            </w:r>
          </w:p>
        </w:tc>
        <w:tc>
          <w:tcPr>
            <w:tcW w:w="425" w:type="dxa"/>
          </w:tcPr>
          <w:p w14:paraId="57A08A0F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44DD3A17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760A599F" w14:textId="1CF72CB6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523C5E" w:rsidRPr="00614DB5" w14:paraId="1A0AC8F3" w14:textId="77777777" w:rsidTr="00614DB5">
        <w:trPr>
          <w:trHeight w:val="574"/>
        </w:trPr>
        <w:tc>
          <w:tcPr>
            <w:tcW w:w="3823" w:type="dxa"/>
          </w:tcPr>
          <w:p w14:paraId="260A30E1" w14:textId="40CC8514" w:rsidR="00523C5E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Copia de 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 xml:space="preserve">la 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patente municipal de la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(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s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)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 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instalación(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es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)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 xml:space="preserve"> 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que se someterá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>(n)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 al APL.</w:t>
            </w:r>
          </w:p>
        </w:tc>
        <w:tc>
          <w:tcPr>
            <w:tcW w:w="425" w:type="dxa"/>
          </w:tcPr>
          <w:p w14:paraId="7001E613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13E46BE7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3D0C4047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DF5FA4" w:rsidRPr="00614DB5" w14:paraId="2EB8A80C" w14:textId="77777777" w:rsidTr="00614DB5">
        <w:trPr>
          <w:trHeight w:val="554"/>
        </w:trPr>
        <w:tc>
          <w:tcPr>
            <w:tcW w:w="3823" w:type="dxa"/>
          </w:tcPr>
          <w:p w14:paraId="457C252E" w14:textId="62A32CEE" w:rsidR="00DF5FA4" w:rsidRPr="00245D09" w:rsidRDefault="00DF5FA4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Copia 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 xml:space="preserve">del título que 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lo habilita para usar el inmueble</w:t>
            </w:r>
            <w:r w:rsidR="00090E49" w:rsidRPr="00245D09">
              <w:rPr>
                <w:rFonts w:ascii="Open Sans" w:hAnsi="Open Sans" w:cs="Open Sans"/>
                <w:sz w:val="16"/>
                <w:szCs w:val="16"/>
              </w:rPr>
              <w:t xml:space="preserve"> que se someterá al APL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 </w:t>
            </w:r>
          </w:p>
        </w:tc>
        <w:tc>
          <w:tcPr>
            <w:tcW w:w="425" w:type="dxa"/>
          </w:tcPr>
          <w:p w14:paraId="46AB3206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30AAE1A1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269EA1FA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9526A4" w:rsidRPr="00614DB5" w14:paraId="309FA8C5" w14:textId="77777777" w:rsidTr="00614DB5">
        <w:trPr>
          <w:trHeight w:val="973"/>
        </w:trPr>
        <w:tc>
          <w:tcPr>
            <w:tcW w:w="3823" w:type="dxa"/>
          </w:tcPr>
          <w:p w14:paraId="29A16DCA" w14:textId="182F8D3F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Copia de la inscripción de dominio 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 xml:space="preserve">con vigencia dentro de los 60 días, 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de los Derechos de Agua en el Registro de Propiedad de Aguas respectivo.</w:t>
            </w:r>
          </w:p>
        </w:tc>
        <w:tc>
          <w:tcPr>
            <w:tcW w:w="425" w:type="dxa"/>
          </w:tcPr>
          <w:p w14:paraId="30FD9934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0BEB29EC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57B407E4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523C5E" w:rsidRPr="00614DB5" w14:paraId="16FDF2DB" w14:textId="77777777" w:rsidTr="00614DB5">
        <w:trPr>
          <w:trHeight w:val="852"/>
        </w:trPr>
        <w:tc>
          <w:tcPr>
            <w:tcW w:w="3823" w:type="dxa"/>
          </w:tcPr>
          <w:p w14:paraId="2ACBCDFF" w14:textId="5806228D" w:rsidR="00523C5E" w:rsidRPr="00245D09" w:rsidRDefault="004C7243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Certificado de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 xml:space="preserve"> </w:t>
            </w:r>
            <w:r w:rsidR="009526A4" w:rsidRPr="00245D09">
              <w:rPr>
                <w:rFonts w:ascii="Open Sans" w:hAnsi="Open Sans" w:cs="Open Sans"/>
                <w:sz w:val="16"/>
                <w:szCs w:val="16"/>
              </w:rPr>
              <w:t xml:space="preserve">inscripción de los derechos de agua en el Catastro 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P</w:t>
            </w:r>
            <w:r w:rsidR="009526A4" w:rsidRPr="00245D09">
              <w:rPr>
                <w:rFonts w:ascii="Open Sans" w:hAnsi="Open Sans" w:cs="Open Sans"/>
                <w:sz w:val="16"/>
                <w:szCs w:val="16"/>
              </w:rPr>
              <w:t>úblico de Aguas de la DGA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 xml:space="preserve">, si correspondier, emitido dentro de los 60 dìas </w:t>
            </w:r>
          </w:p>
        </w:tc>
        <w:tc>
          <w:tcPr>
            <w:tcW w:w="425" w:type="dxa"/>
          </w:tcPr>
          <w:p w14:paraId="67AA808F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1312CE63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538456AC" w14:textId="77777777" w:rsidR="00523C5E" w:rsidRPr="00245D09" w:rsidRDefault="00523C5E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9526A4" w:rsidRPr="00614DB5" w14:paraId="3B3004C8" w14:textId="77777777" w:rsidTr="00614DB5">
        <w:trPr>
          <w:trHeight w:val="715"/>
        </w:trPr>
        <w:tc>
          <w:tcPr>
            <w:tcW w:w="3823" w:type="dxa"/>
          </w:tcPr>
          <w:p w14:paraId="404ABD77" w14:textId="339F445C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Certificado de pago de los derechos pecuniarios a la Asociación de Canalistas, si correspondiere.</w:t>
            </w:r>
          </w:p>
        </w:tc>
        <w:tc>
          <w:tcPr>
            <w:tcW w:w="425" w:type="dxa"/>
          </w:tcPr>
          <w:p w14:paraId="0E535E4B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2F55117A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6D8C51EE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9526A4" w:rsidRPr="00614DB5" w14:paraId="7665D51D" w14:textId="77777777" w:rsidTr="00614DB5">
        <w:trPr>
          <w:trHeight w:val="765"/>
        </w:trPr>
        <w:tc>
          <w:tcPr>
            <w:tcW w:w="3823" w:type="dxa"/>
          </w:tcPr>
          <w:p w14:paraId="246038E4" w14:textId="035D7AF2" w:rsidR="009526A4" w:rsidRPr="00245D09" w:rsidRDefault="00090E49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Título</w:t>
            </w:r>
            <w:r w:rsidR="009526A4" w:rsidRPr="00245D09">
              <w:rPr>
                <w:rFonts w:ascii="Open Sans" w:hAnsi="Open Sans" w:cs="Open Sans"/>
                <w:sz w:val="16"/>
                <w:szCs w:val="16"/>
              </w:rPr>
              <w:t xml:space="preserve"> que faculta a la empresa adherente para hacer uso de las aguas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>,</w:t>
            </w:r>
            <w:r w:rsidR="009526A4" w:rsidRPr="00245D09">
              <w:rPr>
                <w:rFonts w:ascii="Open Sans" w:hAnsi="Open Sans" w:cs="Open Sans"/>
                <w:sz w:val="16"/>
                <w:szCs w:val="16"/>
              </w:rPr>
              <w:t xml:space="preserve"> para el caso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 xml:space="preserve"> de</w:t>
            </w:r>
            <w:r w:rsidR="009526A4" w:rsidRPr="00245D09">
              <w:rPr>
                <w:rFonts w:ascii="Open Sans" w:hAnsi="Open Sans" w:cs="Open Sans"/>
                <w:sz w:val="16"/>
                <w:szCs w:val="16"/>
              </w:rPr>
              <w:t xml:space="preserve"> que no tenga derechos de agua.</w:t>
            </w:r>
          </w:p>
        </w:tc>
        <w:tc>
          <w:tcPr>
            <w:tcW w:w="425" w:type="dxa"/>
          </w:tcPr>
          <w:p w14:paraId="1A734BBC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542D3B05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663E12D8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9526A4" w:rsidRPr="00614DB5" w14:paraId="625E093D" w14:textId="77777777" w:rsidTr="00614DB5">
        <w:trPr>
          <w:trHeight w:val="900"/>
        </w:trPr>
        <w:tc>
          <w:tcPr>
            <w:tcW w:w="3823" w:type="dxa"/>
          </w:tcPr>
          <w:p w14:paraId="442477CB" w14:textId="5208EA88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>Resoluciones de Calificación Ambiental de las instalaciones que se someterá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n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 al APL, en caso de que existan</w:t>
            </w:r>
            <w:r w:rsidR="00DF5FA4" w:rsidRPr="00245D09">
              <w:rPr>
                <w:rFonts w:ascii="Open Sans" w:hAnsi="Open Sans" w:cs="Open Sans"/>
                <w:sz w:val="16"/>
                <w:szCs w:val="16"/>
              </w:rPr>
              <w:t>.</w:t>
            </w:r>
          </w:p>
        </w:tc>
        <w:tc>
          <w:tcPr>
            <w:tcW w:w="425" w:type="dxa"/>
          </w:tcPr>
          <w:p w14:paraId="461478B8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1A67F9BF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21E4D221" w14:textId="77777777" w:rsidR="009526A4" w:rsidRPr="00245D09" w:rsidRDefault="009526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  <w:tr w:rsidR="00DF5FA4" w:rsidRPr="00614DB5" w14:paraId="35827B2D" w14:textId="77777777" w:rsidTr="00614DB5">
        <w:trPr>
          <w:trHeight w:val="842"/>
        </w:trPr>
        <w:tc>
          <w:tcPr>
            <w:tcW w:w="3823" w:type="dxa"/>
          </w:tcPr>
          <w:p w14:paraId="434E231E" w14:textId="616B8094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Permisos o resoluciones sectoriales </w:t>
            </w:r>
            <w:r w:rsidR="006A0489" w:rsidRPr="00245D09">
              <w:rPr>
                <w:rFonts w:ascii="Open Sans" w:hAnsi="Open Sans" w:cs="Open Sans"/>
                <w:sz w:val="16"/>
                <w:szCs w:val="16"/>
              </w:rPr>
              <w:t xml:space="preserve">vigente de las instalaciones de </w:t>
            </w:r>
            <w:r w:rsidRPr="00245D09">
              <w:rPr>
                <w:rFonts w:ascii="Open Sans" w:hAnsi="Open Sans" w:cs="Open Sans"/>
                <w:sz w:val="16"/>
                <w:szCs w:val="16"/>
              </w:rPr>
              <w:t xml:space="preserve">r la empresa adherente en relación a los </w:t>
            </w:r>
            <w:r w:rsidR="004C7243" w:rsidRPr="00245D09">
              <w:rPr>
                <w:rFonts w:ascii="Open Sans" w:hAnsi="Open Sans" w:cs="Open Sans"/>
                <w:sz w:val="16"/>
                <w:szCs w:val="16"/>
              </w:rPr>
              <w:t>recursos hídricos</w:t>
            </w:r>
            <w:ins w:id="0" w:author="Microsoft Office User" w:date="2021-01-22T17:08:00Z">
              <w:r w:rsidR="00614DB5" w:rsidRPr="00245D09">
                <w:rPr>
                  <w:rFonts w:ascii="Open Sans" w:hAnsi="Open Sans" w:cs="Open Sans"/>
                  <w:sz w:val="16"/>
                  <w:szCs w:val="16"/>
                </w:rPr>
                <w:t>.</w:t>
              </w:r>
            </w:ins>
          </w:p>
        </w:tc>
        <w:tc>
          <w:tcPr>
            <w:tcW w:w="425" w:type="dxa"/>
          </w:tcPr>
          <w:p w14:paraId="27A60733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567" w:type="dxa"/>
          </w:tcPr>
          <w:p w14:paraId="276EE614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  <w:tc>
          <w:tcPr>
            <w:tcW w:w="4394" w:type="dxa"/>
          </w:tcPr>
          <w:p w14:paraId="647D49BB" w14:textId="77777777" w:rsidR="00DF5FA4" w:rsidRPr="00245D09" w:rsidRDefault="00DF5FA4" w:rsidP="00523C5E">
            <w:pPr>
              <w:jc w:val="both"/>
              <w:rPr>
                <w:rFonts w:ascii="Open Sans" w:hAnsi="Open Sans" w:cs="Open Sans"/>
                <w:sz w:val="16"/>
                <w:szCs w:val="16"/>
              </w:rPr>
            </w:pPr>
          </w:p>
        </w:tc>
      </w:tr>
    </w:tbl>
    <w:p w14:paraId="0FF84FD4" w14:textId="77777777" w:rsidR="00DF5FA4" w:rsidRPr="00245D09" w:rsidRDefault="00DF5FA4" w:rsidP="002E4BBB">
      <w:pPr>
        <w:spacing w:line="240" w:lineRule="auto"/>
        <w:contextualSpacing/>
        <w:jc w:val="both"/>
        <w:rPr>
          <w:rFonts w:ascii="Open Sans" w:hAnsi="Open Sans" w:cs="Open Sans"/>
          <w:sz w:val="16"/>
          <w:szCs w:val="16"/>
        </w:rPr>
      </w:pPr>
    </w:p>
    <w:p w14:paraId="4413C89A" w14:textId="77777777" w:rsidR="00DF5FA4" w:rsidRPr="00245D09" w:rsidRDefault="00DF5FA4" w:rsidP="002E4BBB">
      <w:pPr>
        <w:spacing w:line="240" w:lineRule="auto"/>
        <w:contextualSpacing/>
        <w:jc w:val="both"/>
        <w:rPr>
          <w:rFonts w:ascii="Open Sans" w:hAnsi="Open Sans" w:cs="Open Sans"/>
          <w:sz w:val="16"/>
          <w:szCs w:val="16"/>
        </w:rPr>
      </w:pPr>
    </w:p>
    <w:p w14:paraId="5D43F740" w14:textId="49D323DE" w:rsidR="002E4BBB" w:rsidRPr="00245D09" w:rsidRDefault="002E4BBB" w:rsidP="002E4BBB">
      <w:pPr>
        <w:spacing w:line="240" w:lineRule="auto"/>
        <w:contextualSpacing/>
        <w:jc w:val="both"/>
        <w:rPr>
          <w:rFonts w:ascii="Open Sans" w:hAnsi="Open Sans" w:cs="Open Sans"/>
          <w:sz w:val="16"/>
          <w:szCs w:val="16"/>
        </w:rPr>
      </w:pPr>
      <w:r w:rsidRPr="00245D09">
        <w:rPr>
          <w:rFonts w:ascii="Open Sans" w:hAnsi="Open Sans" w:cs="Open Sans"/>
          <w:sz w:val="16"/>
          <w:szCs w:val="16"/>
        </w:rPr>
        <w:t>_________________</w:t>
      </w:r>
    </w:p>
    <w:p w14:paraId="69559261" w14:textId="150AF685" w:rsidR="002E4BBB" w:rsidRPr="00245D09" w:rsidRDefault="002E4BBB" w:rsidP="002E4BBB">
      <w:pPr>
        <w:spacing w:line="240" w:lineRule="auto"/>
        <w:contextualSpacing/>
        <w:jc w:val="both"/>
        <w:rPr>
          <w:rFonts w:ascii="Open Sans" w:hAnsi="Open Sans" w:cs="Open Sans"/>
          <w:sz w:val="16"/>
          <w:szCs w:val="16"/>
        </w:rPr>
      </w:pPr>
      <w:r w:rsidRPr="00245D09">
        <w:rPr>
          <w:rFonts w:ascii="Open Sans" w:hAnsi="Open Sans" w:cs="Open Sans"/>
          <w:sz w:val="16"/>
          <w:szCs w:val="16"/>
        </w:rPr>
        <w:t>Nombre Empresa</w:t>
      </w:r>
    </w:p>
    <w:p w14:paraId="5D5FE0E1" w14:textId="2E2567D5" w:rsidR="001F6D56" w:rsidRPr="00614DB5" w:rsidRDefault="00E21839" w:rsidP="001F6D56">
      <w:pPr>
        <w:jc w:val="both"/>
        <w:rPr>
          <w:rFonts w:ascii="Open Sans" w:hAnsi="Open Sans" w:cs="Open Sans"/>
          <w:sz w:val="16"/>
          <w:szCs w:val="16"/>
        </w:rPr>
      </w:pPr>
      <w:del w:id="1" w:author="Microsoft Office User" w:date="2021-03-19T11:19:00Z">
        <w:r w:rsidRPr="00614DB5" w:rsidDel="00245D09">
          <w:rPr>
            <w:rFonts w:ascii="Open Sans" w:hAnsi="Open Sans" w:cs="Open Sans"/>
            <w:b/>
            <w:bCs/>
            <w:noProof/>
            <w:sz w:val="16"/>
            <w:szCs w:val="16"/>
          </w:rPr>
          <w:drawing>
            <wp:anchor distT="0" distB="0" distL="114300" distR="114300" simplePos="0" relativeHeight="251660288" behindDoc="0" locked="0" layoutInCell="1" allowOverlap="1" wp14:anchorId="3CF6292B" wp14:editId="6C0D1910">
              <wp:simplePos x="0" y="0"/>
              <wp:positionH relativeFrom="column">
                <wp:posOffset>2990049</wp:posOffset>
              </wp:positionH>
              <wp:positionV relativeFrom="paragraph">
                <wp:posOffset>91440</wp:posOffset>
              </wp:positionV>
              <wp:extent cx="2841862" cy="293262"/>
              <wp:effectExtent l="0" t="0" r="0" b="0"/>
              <wp:wrapNone/>
              <wp:docPr id="14" name="Imagen 13">
                <a:extLst xmlns:a="http://schemas.openxmlformats.org/drawingml/2006/main">
                  <a:ext uri="{FF2B5EF4-FFF2-40B4-BE49-F238E27FC236}">
                    <a16:creationId xmlns:a16="http://schemas.microsoft.com/office/drawing/2014/main" id="{7F79B9F3-3CEC-EA4F-A00B-239B5A3718C6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" name="Imagen 13">
                        <a:extLst>
                          <a:ext uri="{FF2B5EF4-FFF2-40B4-BE49-F238E27FC236}">
                            <a16:creationId xmlns:a16="http://schemas.microsoft.com/office/drawing/2014/main" id="{7F79B9F3-3CEC-EA4F-A00B-239B5A3718C6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25117" t="62722" r="25271" b="28175"/>
                      <a:stretch/>
                    </pic:blipFill>
                    <pic:spPr>
                      <a:xfrm>
                        <a:off x="0" y="0"/>
                        <a:ext cx="2982346" cy="3077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2E4BBB" w:rsidRPr="00614DB5">
        <w:rPr>
          <w:rFonts w:ascii="Open Sans" w:hAnsi="Open Sans" w:cs="Open Sans"/>
          <w:sz w:val="16"/>
          <w:szCs w:val="16"/>
        </w:rPr>
        <w:t xml:space="preserve">Nombre Representante legal </w:t>
      </w:r>
      <w:r w:rsidR="00315ABF" w:rsidRPr="00614DB5">
        <w:rPr>
          <w:rFonts w:ascii="Open Sans" w:hAnsi="Open Sans" w:cs="Open Sans"/>
          <w:sz w:val="16"/>
          <w:szCs w:val="16"/>
        </w:rPr>
        <w:t xml:space="preserve"> </w:t>
      </w:r>
    </w:p>
    <w:sectPr w:rsidR="001F6D56" w:rsidRPr="00614DB5" w:rsidSect="00614DB5">
      <w:pgSz w:w="12240" w:h="15840"/>
      <w:pgMar w:top="87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F765D"/>
    <w:multiLevelType w:val="hybridMultilevel"/>
    <w:tmpl w:val="6526CC2C"/>
    <w:lvl w:ilvl="0" w:tplc="DD768A8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16D"/>
    <w:rsid w:val="000118DB"/>
    <w:rsid w:val="00090E49"/>
    <w:rsid w:val="001A450F"/>
    <w:rsid w:val="001F6D56"/>
    <w:rsid w:val="002358B6"/>
    <w:rsid w:val="00236A07"/>
    <w:rsid w:val="00245D09"/>
    <w:rsid w:val="0028675C"/>
    <w:rsid w:val="002919FD"/>
    <w:rsid w:val="002E2B49"/>
    <w:rsid w:val="002E4BBB"/>
    <w:rsid w:val="00315ABF"/>
    <w:rsid w:val="003E7A73"/>
    <w:rsid w:val="003F0987"/>
    <w:rsid w:val="00415891"/>
    <w:rsid w:val="00453104"/>
    <w:rsid w:val="00456611"/>
    <w:rsid w:val="004718B6"/>
    <w:rsid w:val="004C7243"/>
    <w:rsid w:val="00523C5E"/>
    <w:rsid w:val="00560B52"/>
    <w:rsid w:val="00562E0D"/>
    <w:rsid w:val="00614DB5"/>
    <w:rsid w:val="006A0489"/>
    <w:rsid w:val="006E54B0"/>
    <w:rsid w:val="0075616D"/>
    <w:rsid w:val="0076681D"/>
    <w:rsid w:val="00866AB6"/>
    <w:rsid w:val="009526A4"/>
    <w:rsid w:val="009D4C2C"/>
    <w:rsid w:val="00BA1ECB"/>
    <w:rsid w:val="00BB0510"/>
    <w:rsid w:val="00C14337"/>
    <w:rsid w:val="00DD03D9"/>
    <w:rsid w:val="00DD7846"/>
    <w:rsid w:val="00DF5FA4"/>
    <w:rsid w:val="00E21839"/>
    <w:rsid w:val="00F455BD"/>
    <w:rsid w:val="00F7523C"/>
    <w:rsid w:val="00FD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57325"/>
  <w15:chartTrackingRefBased/>
  <w15:docId w15:val="{06E75418-8B42-412F-9B51-B1922B2AB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6D56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FD458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D458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D458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458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458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45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4589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523C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292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Darío Araya Torres</dc:creator>
  <cp:keywords/>
  <dc:description/>
  <cp:lastModifiedBy>Microsoft Office User</cp:lastModifiedBy>
  <cp:revision>4</cp:revision>
  <dcterms:created xsi:type="dcterms:W3CDTF">2021-01-22T20:08:00Z</dcterms:created>
  <dcterms:modified xsi:type="dcterms:W3CDTF">2021-03-19T14:20:00Z</dcterms:modified>
</cp:coreProperties>
</file>